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2F7CDB" w14:textId="5A311B5C" w:rsidR="00403D36" w:rsidRDefault="000324FC" w:rsidP="000324FC">
      <w:pPr>
        <w:jc w:val="center"/>
        <w:rPr>
          <w:b/>
          <w:bCs/>
        </w:rPr>
      </w:pPr>
      <w:r w:rsidRPr="00800EBB">
        <w:rPr>
          <w:b/>
          <w:bCs/>
          <w:sz w:val="40"/>
          <w:szCs w:val="40"/>
        </w:rPr>
        <w:t>DDS DS 6306 Project 2: Wine Quality</w:t>
      </w:r>
    </w:p>
    <w:p w14:paraId="039633F1" w14:textId="77777777" w:rsidR="000324FC" w:rsidRDefault="000324FC" w:rsidP="000324FC">
      <w:pPr>
        <w:rPr>
          <w:b/>
          <w:bCs/>
        </w:rPr>
      </w:pPr>
    </w:p>
    <w:p w14:paraId="10C275F4" w14:textId="4E9726DD" w:rsidR="00800EBB" w:rsidRDefault="00800EBB" w:rsidP="00800EBB">
      <w:pPr>
        <w:spacing w:before="100" w:beforeAutospacing="1" w:after="100" w:afterAutospacing="1"/>
        <w:outlineLvl w:val="3"/>
        <w:rPr>
          <w:b/>
          <w:bCs/>
        </w:rPr>
      </w:pPr>
      <w:r w:rsidRPr="00800EBB">
        <w:rPr>
          <w:b/>
          <w:bCs/>
          <w:noProof/>
        </w:rPr>
        <w:drawing>
          <wp:inline distT="0" distB="0" distL="0" distR="0" wp14:anchorId="17BAD1D1" wp14:editId="551C1B6C">
            <wp:extent cx="5943600" cy="3396615"/>
            <wp:effectExtent l="0" t="0" r="0" b="0"/>
            <wp:docPr id="886125341" name="Picture 1" descr="A computer on a table with a vineyard and wine gl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125341" name="Picture 1" descr="A computer on a table with a vineyard and wine glass&#10;&#10;Description automatically generated"/>
                    <pic:cNvPicPr/>
                  </pic:nvPicPr>
                  <pic:blipFill>
                    <a:blip r:embed="rId5"/>
                    <a:stretch>
                      <a:fillRect/>
                    </a:stretch>
                  </pic:blipFill>
                  <pic:spPr>
                    <a:xfrm>
                      <a:off x="0" y="0"/>
                      <a:ext cx="5943600" cy="3396615"/>
                    </a:xfrm>
                    <a:prstGeom prst="rect">
                      <a:avLst/>
                    </a:prstGeom>
                  </pic:spPr>
                </pic:pic>
              </a:graphicData>
            </a:graphic>
          </wp:inline>
        </w:drawing>
      </w:r>
    </w:p>
    <w:p w14:paraId="49235748" w14:textId="65A547DA" w:rsidR="00800EBB" w:rsidRPr="00800EBB" w:rsidRDefault="00800EBB" w:rsidP="00800EBB">
      <w:pPr>
        <w:spacing w:before="100" w:beforeAutospacing="1" w:after="100" w:afterAutospacing="1"/>
        <w:outlineLvl w:val="3"/>
        <w:rPr>
          <w:b/>
          <w:bCs/>
        </w:rPr>
      </w:pPr>
      <w:r w:rsidRPr="00800EBB">
        <w:rPr>
          <w:b/>
          <w:bCs/>
        </w:rPr>
        <w:t>Introduction</w:t>
      </w:r>
    </w:p>
    <w:p w14:paraId="6BD85300" w14:textId="77777777" w:rsidR="00800EBB" w:rsidRPr="00800EBB" w:rsidRDefault="00800EBB" w:rsidP="00800EBB">
      <w:pPr>
        <w:spacing w:before="100" w:beforeAutospacing="1" w:after="100" w:afterAutospacing="1"/>
      </w:pPr>
      <w:r w:rsidRPr="00800EBB">
        <w:t>Wine quality is a multifaceted attribute influenced by a myriad of factors, including chemical properties, production techniques, and environmental conditions. The goal of this data science project is twofold:</w:t>
      </w:r>
    </w:p>
    <w:p w14:paraId="64F50BC7" w14:textId="77777777" w:rsidR="00800EBB" w:rsidRPr="00800EBB" w:rsidRDefault="00800EBB" w:rsidP="00800EBB">
      <w:pPr>
        <w:numPr>
          <w:ilvl w:val="0"/>
          <w:numId w:val="1"/>
        </w:numPr>
        <w:spacing w:before="100" w:beforeAutospacing="1" w:after="100" w:afterAutospacing="1"/>
      </w:pPr>
      <w:r w:rsidRPr="00800EBB">
        <w:rPr>
          <w:b/>
          <w:bCs/>
        </w:rPr>
        <w:t>Objective A</w:t>
      </w:r>
      <w:r w:rsidRPr="00800EBB">
        <w:t>: Build a predictive model that minimizes the Mean Absolute Error (MAE) on the test set.</w:t>
      </w:r>
    </w:p>
    <w:p w14:paraId="27D1B6F9" w14:textId="77777777" w:rsidR="00800EBB" w:rsidRPr="00800EBB" w:rsidRDefault="00800EBB" w:rsidP="00800EBB">
      <w:pPr>
        <w:numPr>
          <w:ilvl w:val="0"/>
          <w:numId w:val="1"/>
        </w:numPr>
        <w:spacing w:before="100" w:beforeAutospacing="1" w:after="100" w:afterAutospacing="1"/>
      </w:pPr>
      <w:r w:rsidRPr="00800EBB">
        <w:rPr>
          <w:b/>
          <w:bCs/>
        </w:rPr>
        <w:t>Objective B</w:t>
      </w:r>
      <w:r w:rsidRPr="00800EBB">
        <w:t>: Analyze the data to uncover key factors that contribute to high-quality wine, providing actionable insights for vintners to enhance their production processes.</w:t>
      </w:r>
    </w:p>
    <w:p w14:paraId="33653497" w14:textId="77777777" w:rsidR="00800EBB" w:rsidRPr="00800EBB" w:rsidRDefault="00800EBB" w:rsidP="00800EBB">
      <w:pPr>
        <w:spacing w:before="100" w:beforeAutospacing="1" w:after="100" w:afterAutospacing="1"/>
        <w:outlineLvl w:val="3"/>
        <w:rPr>
          <w:b/>
          <w:bCs/>
        </w:rPr>
      </w:pPr>
      <w:r w:rsidRPr="00800EBB">
        <w:rPr>
          <w:b/>
          <w:bCs/>
        </w:rPr>
        <w:t>Objective A: Building a Predictive Model</w:t>
      </w:r>
    </w:p>
    <w:p w14:paraId="4C9F5F4B" w14:textId="77777777" w:rsidR="00800EBB" w:rsidRPr="00800EBB" w:rsidRDefault="00800EBB" w:rsidP="00800EBB">
      <w:pPr>
        <w:spacing w:before="100" w:beforeAutospacing="1" w:after="100" w:afterAutospacing="1"/>
      </w:pPr>
      <w:r w:rsidRPr="00800EBB">
        <w:t>The primary objective is to develop a robust predictive model that accurately forecasts wine quality based on various features. We aim to achieve the lowest possible Mean Absolute Error (MAE) on the test set, ensuring high precision in our predictions.</w:t>
      </w:r>
    </w:p>
    <w:p w14:paraId="1917A34E" w14:textId="77777777" w:rsidR="00800EBB" w:rsidRPr="00800EBB" w:rsidRDefault="00800EBB" w:rsidP="00800EBB">
      <w:pPr>
        <w:spacing w:before="100" w:beforeAutospacing="1" w:after="100" w:afterAutospacing="1"/>
      </w:pPr>
      <w:r w:rsidRPr="00800EBB">
        <w:rPr>
          <w:b/>
          <w:bCs/>
        </w:rPr>
        <w:t>Mean Absolute Error (MAE)</w:t>
      </w:r>
      <w:r w:rsidRPr="00800EBB">
        <w:t xml:space="preserve"> is a commonly used metric for evaluating regression models. It measures the average magnitude of errors in a set of predictions, without considering their direction. The formula for MAE is:</w:t>
      </w:r>
    </w:p>
    <w:p w14:paraId="193207C5" w14:textId="79187B18" w:rsidR="00800EBB" w:rsidRDefault="00800EBB" w:rsidP="00800EBB">
      <w:pPr>
        <w:spacing w:before="100" w:beforeAutospacing="1" w:after="100" w:afterAutospacing="1"/>
        <w:jc w:val="center"/>
      </w:pPr>
      <w:r w:rsidRPr="00800EBB">
        <w:rPr>
          <w:noProof/>
        </w:rPr>
        <w:lastRenderedPageBreak/>
        <w:drawing>
          <wp:inline distT="0" distB="0" distL="0" distR="0" wp14:anchorId="3B3737E3" wp14:editId="0EB7A646">
            <wp:extent cx="2156766" cy="1643605"/>
            <wp:effectExtent l="0" t="0" r="2540" b="0"/>
            <wp:docPr id="1556500587" name="Picture 1" descr="A math equation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500587" name="Picture 1" descr="A math equations and numbers&#10;&#10;Description automatically generated with medium confidence"/>
                    <pic:cNvPicPr/>
                  </pic:nvPicPr>
                  <pic:blipFill>
                    <a:blip r:embed="rId6"/>
                    <a:stretch>
                      <a:fillRect/>
                    </a:stretch>
                  </pic:blipFill>
                  <pic:spPr>
                    <a:xfrm>
                      <a:off x="0" y="0"/>
                      <a:ext cx="2189606" cy="1668631"/>
                    </a:xfrm>
                    <a:prstGeom prst="rect">
                      <a:avLst/>
                    </a:prstGeom>
                  </pic:spPr>
                </pic:pic>
              </a:graphicData>
            </a:graphic>
          </wp:inline>
        </w:drawing>
      </w:r>
    </w:p>
    <w:p w14:paraId="04B94765" w14:textId="1F910323" w:rsidR="00800EBB" w:rsidRDefault="00800EBB" w:rsidP="00800EBB">
      <w:pPr>
        <w:spacing w:before="100" w:beforeAutospacing="1" w:after="100" w:afterAutospacing="1"/>
      </w:pPr>
      <w:r w:rsidRPr="00800EBB">
        <w:t>Minimizing MAE ensures that our model predictions are as close as possible to the actual values, providing a reliable tool for assessing wine quality.</w:t>
      </w:r>
    </w:p>
    <w:p w14:paraId="1EF5E730" w14:textId="110DA6E9" w:rsidR="00142CBF" w:rsidRPr="00800EBB" w:rsidRDefault="00142CBF" w:rsidP="00800EBB">
      <w:pPr>
        <w:spacing w:before="100" w:beforeAutospacing="1" w:after="100" w:afterAutospacing="1"/>
      </w:pPr>
      <w:r>
        <w:t>The student with the lowest MA</w:t>
      </w:r>
      <w:del w:id="0" w:author="Katrina Tompkins" w:date="2024-07-29T20:33:00Z" w16du:dateUtc="2024-07-30T01:33:00Z">
        <w:r w:rsidDel="000A606D">
          <w:delText>D</w:delText>
        </w:r>
      </w:del>
      <w:ins w:id="1" w:author="Katrina Tompkins" w:date="2024-07-29T20:33:00Z" w16du:dateUtc="2024-07-30T01:33:00Z">
        <w:r w:rsidR="000A606D">
          <w:t>E</w:t>
        </w:r>
      </w:ins>
      <w:r>
        <w:t xml:space="preserve"> on the test set will win an extra 5 points on the project and Bragging Rights! </w:t>
      </w:r>
      <w:r>
        <w:sym w:font="Wingdings" w:char="F04A"/>
      </w:r>
    </w:p>
    <w:p w14:paraId="52F4B0C0" w14:textId="77777777" w:rsidR="00800EBB" w:rsidRPr="00800EBB" w:rsidRDefault="00800EBB" w:rsidP="00800EBB">
      <w:pPr>
        <w:spacing w:before="100" w:beforeAutospacing="1" w:after="100" w:afterAutospacing="1"/>
        <w:outlineLvl w:val="3"/>
        <w:rPr>
          <w:b/>
          <w:bCs/>
        </w:rPr>
      </w:pPr>
      <w:r w:rsidRPr="00800EBB">
        <w:rPr>
          <w:b/>
          <w:bCs/>
        </w:rPr>
        <w:t>Objective B: Mining Data for Insights</w:t>
      </w:r>
    </w:p>
    <w:p w14:paraId="102DA565" w14:textId="77777777" w:rsidR="00800EBB" w:rsidRPr="00800EBB" w:rsidRDefault="00800EBB" w:rsidP="00800EBB">
      <w:pPr>
        <w:spacing w:before="100" w:beforeAutospacing="1" w:after="100" w:afterAutospacing="1"/>
      </w:pPr>
      <w:r w:rsidRPr="00800EBB">
        <w:t>Beyond prediction, this project aims to delve into the dataset to identify the key determinants of high-quality wine. By analyzing the relationships between various chemical properties and wine quality, we can provide valuable insights to vintners, potentially leading to improvements in wine production.</w:t>
      </w:r>
    </w:p>
    <w:p w14:paraId="422EDFE5" w14:textId="77777777" w:rsidR="00800EBB" w:rsidRPr="00800EBB" w:rsidRDefault="00800EBB" w:rsidP="00800EBB">
      <w:pPr>
        <w:spacing w:before="100" w:beforeAutospacing="1" w:after="100" w:afterAutospacing="1"/>
      </w:pPr>
      <w:r w:rsidRPr="00800EBB">
        <w:t>Key factors to investigate may include:</w:t>
      </w:r>
    </w:p>
    <w:p w14:paraId="1B50239E" w14:textId="77777777" w:rsidR="00800EBB" w:rsidRPr="00800EBB" w:rsidRDefault="00800EBB" w:rsidP="00800EBB">
      <w:pPr>
        <w:numPr>
          <w:ilvl w:val="0"/>
          <w:numId w:val="3"/>
        </w:numPr>
        <w:spacing w:before="100" w:beforeAutospacing="1" w:after="100" w:afterAutospacing="1"/>
      </w:pPr>
      <w:r w:rsidRPr="00800EBB">
        <w:rPr>
          <w:b/>
          <w:bCs/>
        </w:rPr>
        <w:t>Acidity Levels</w:t>
      </w:r>
      <w:r w:rsidRPr="00800EBB">
        <w:t>: Both fixed and volatile acidity could influence the taste and preservation of wine.</w:t>
      </w:r>
    </w:p>
    <w:p w14:paraId="6C732C8D" w14:textId="77777777" w:rsidR="00800EBB" w:rsidRPr="00800EBB" w:rsidRDefault="00800EBB" w:rsidP="00800EBB">
      <w:pPr>
        <w:numPr>
          <w:ilvl w:val="0"/>
          <w:numId w:val="3"/>
        </w:numPr>
        <w:spacing w:before="100" w:beforeAutospacing="1" w:after="100" w:afterAutospacing="1"/>
      </w:pPr>
      <w:r w:rsidRPr="00800EBB">
        <w:rPr>
          <w:b/>
          <w:bCs/>
        </w:rPr>
        <w:t>Sugar Content</w:t>
      </w:r>
      <w:r w:rsidRPr="00800EBB">
        <w:t>: Residual sugar levels may affect the sweetness and fermentation process.</w:t>
      </w:r>
    </w:p>
    <w:p w14:paraId="19811A5B" w14:textId="77777777" w:rsidR="00800EBB" w:rsidRPr="00800EBB" w:rsidRDefault="00800EBB" w:rsidP="00800EBB">
      <w:pPr>
        <w:numPr>
          <w:ilvl w:val="0"/>
          <w:numId w:val="3"/>
        </w:numPr>
        <w:spacing w:before="100" w:beforeAutospacing="1" w:after="100" w:afterAutospacing="1"/>
      </w:pPr>
      <w:r w:rsidRPr="00800EBB">
        <w:rPr>
          <w:b/>
          <w:bCs/>
        </w:rPr>
        <w:t>pH Level</w:t>
      </w:r>
      <w:r w:rsidRPr="00800EBB">
        <w:t>: The pH of wine can impact its color, stability, and overall balance.</w:t>
      </w:r>
    </w:p>
    <w:p w14:paraId="08DCD5BA" w14:textId="77777777" w:rsidR="00800EBB" w:rsidRPr="00800EBB" w:rsidRDefault="00800EBB" w:rsidP="00800EBB">
      <w:pPr>
        <w:numPr>
          <w:ilvl w:val="0"/>
          <w:numId w:val="3"/>
        </w:numPr>
        <w:spacing w:before="100" w:beforeAutospacing="1" w:after="100" w:afterAutospacing="1"/>
      </w:pPr>
      <w:r w:rsidRPr="00800EBB">
        <w:rPr>
          <w:b/>
          <w:bCs/>
        </w:rPr>
        <w:t>Alcohol Content</w:t>
      </w:r>
      <w:r w:rsidRPr="00800EBB">
        <w:t>: Higher alcohol levels might correlate with perceived wine quality.</w:t>
      </w:r>
    </w:p>
    <w:p w14:paraId="3EBCF989" w14:textId="3ED5A83D" w:rsidR="000324FC" w:rsidRPr="00800EBB" w:rsidRDefault="00800EBB" w:rsidP="00800EBB">
      <w:pPr>
        <w:spacing w:before="100" w:beforeAutospacing="1" w:after="100" w:afterAutospacing="1"/>
      </w:pPr>
      <w:r w:rsidRPr="00800EBB">
        <w:t>By examining these and other variables, we aim to identify patterns and correlations that distinguish high-quality wines from lower-quality counterparts. These insights can then inform production techniques, helping vintners optimize their processes to produce superior wines.</w:t>
      </w:r>
    </w:p>
    <w:p w14:paraId="01C13775" w14:textId="77777777" w:rsidR="000324FC" w:rsidRDefault="000324FC" w:rsidP="000324FC">
      <w:pPr>
        <w:rPr>
          <w:b/>
          <w:bCs/>
        </w:rPr>
      </w:pPr>
    </w:p>
    <w:p w14:paraId="62D1B3DD" w14:textId="558C1DB7" w:rsidR="000324FC" w:rsidRDefault="000324FC" w:rsidP="000324FC">
      <w:pPr>
        <w:rPr>
          <w:b/>
          <w:bCs/>
        </w:rPr>
      </w:pPr>
      <w:r>
        <w:rPr>
          <w:b/>
          <w:bCs/>
        </w:rPr>
        <w:t>Feature Details:</w:t>
      </w:r>
    </w:p>
    <w:p w14:paraId="65027C50" w14:textId="77777777" w:rsidR="000324FC" w:rsidRPr="000324FC" w:rsidRDefault="000324FC" w:rsidP="000324FC"/>
    <w:p w14:paraId="2B67F749" w14:textId="77777777" w:rsidR="000324FC" w:rsidRPr="000324FC" w:rsidRDefault="000324FC" w:rsidP="000324FC">
      <w:r w:rsidRPr="000324FC">
        <w:t xml:space="preserve">   Input variables (based on physicochemical tests):</w:t>
      </w:r>
    </w:p>
    <w:p w14:paraId="4E86666A" w14:textId="77777777" w:rsidR="000324FC" w:rsidRPr="000324FC" w:rsidRDefault="000324FC" w:rsidP="000324FC">
      <w:r w:rsidRPr="000324FC">
        <w:t xml:space="preserve">   1 - fixed acidity</w:t>
      </w:r>
    </w:p>
    <w:p w14:paraId="1513C182" w14:textId="77777777" w:rsidR="000324FC" w:rsidRPr="000324FC" w:rsidRDefault="000324FC" w:rsidP="000324FC">
      <w:r w:rsidRPr="000324FC">
        <w:t xml:space="preserve">   2 - volatile acidity</w:t>
      </w:r>
    </w:p>
    <w:p w14:paraId="31F35944" w14:textId="77777777" w:rsidR="000324FC" w:rsidRPr="000324FC" w:rsidRDefault="000324FC" w:rsidP="000324FC">
      <w:r w:rsidRPr="000324FC">
        <w:t xml:space="preserve">   3 - citric acid</w:t>
      </w:r>
    </w:p>
    <w:p w14:paraId="5FB452A7" w14:textId="77777777" w:rsidR="000324FC" w:rsidRPr="000324FC" w:rsidRDefault="000324FC" w:rsidP="000324FC">
      <w:r w:rsidRPr="000324FC">
        <w:t xml:space="preserve">   4 - residual sugar</w:t>
      </w:r>
    </w:p>
    <w:p w14:paraId="23D3BF6A" w14:textId="77777777" w:rsidR="000324FC" w:rsidRPr="000324FC" w:rsidRDefault="000324FC" w:rsidP="000324FC">
      <w:r w:rsidRPr="000324FC">
        <w:t xml:space="preserve">   5 - chlorides</w:t>
      </w:r>
    </w:p>
    <w:p w14:paraId="0D630AD2" w14:textId="77777777" w:rsidR="000324FC" w:rsidRPr="000324FC" w:rsidRDefault="000324FC" w:rsidP="000324FC">
      <w:r w:rsidRPr="000324FC">
        <w:t xml:space="preserve">   6 - free sulfur dioxide</w:t>
      </w:r>
    </w:p>
    <w:p w14:paraId="2BA2CE71" w14:textId="03837BA4" w:rsidR="000324FC" w:rsidRPr="000324FC" w:rsidRDefault="000324FC" w:rsidP="000324FC">
      <w:r w:rsidRPr="000324FC">
        <w:lastRenderedPageBreak/>
        <w:t xml:space="preserve">   7 - total sulfur dioxide</w:t>
      </w:r>
    </w:p>
    <w:p w14:paraId="1FD688B7" w14:textId="77777777" w:rsidR="000324FC" w:rsidRPr="000324FC" w:rsidRDefault="000324FC" w:rsidP="000324FC">
      <w:r w:rsidRPr="000324FC">
        <w:t xml:space="preserve">   8 - density</w:t>
      </w:r>
    </w:p>
    <w:p w14:paraId="044788C9" w14:textId="77777777" w:rsidR="000324FC" w:rsidRPr="000324FC" w:rsidRDefault="000324FC" w:rsidP="000324FC">
      <w:r w:rsidRPr="000324FC">
        <w:t xml:space="preserve">   9 - pH</w:t>
      </w:r>
    </w:p>
    <w:p w14:paraId="47573241" w14:textId="77777777" w:rsidR="000324FC" w:rsidRPr="000324FC" w:rsidRDefault="000324FC" w:rsidP="000324FC">
      <w:r w:rsidRPr="000324FC">
        <w:t xml:space="preserve">   10 - sulphates</w:t>
      </w:r>
    </w:p>
    <w:p w14:paraId="772FBA08" w14:textId="77777777" w:rsidR="000324FC" w:rsidRPr="000324FC" w:rsidRDefault="000324FC" w:rsidP="000324FC">
      <w:r w:rsidRPr="000324FC">
        <w:t xml:space="preserve">   11 - alcohol</w:t>
      </w:r>
    </w:p>
    <w:p w14:paraId="7D00BD9D" w14:textId="77777777" w:rsidR="000324FC" w:rsidRPr="000324FC" w:rsidRDefault="000324FC" w:rsidP="000324FC">
      <w:r w:rsidRPr="000324FC">
        <w:t xml:space="preserve">   Output variable (based on sensory data): </w:t>
      </w:r>
    </w:p>
    <w:p w14:paraId="350E317E" w14:textId="5E6FE446" w:rsidR="000324FC" w:rsidRDefault="000324FC" w:rsidP="000324FC">
      <w:r w:rsidRPr="000324FC">
        <w:t xml:space="preserve">   12 - quality (score between 0 and 10)</w:t>
      </w:r>
    </w:p>
    <w:p w14:paraId="05F0A9D8" w14:textId="77777777" w:rsidR="000324FC" w:rsidRDefault="000324FC" w:rsidP="000324FC"/>
    <w:p w14:paraId="1209BEFC" w14:textId="4432D177" w:rsidR="000324FC" w:rsidRDefault="000324FC" w:rsidP="000324FC">
      <w:pPr>
        <w:rPr>
          <w:color w:val="202124"/>
          <w:shd w:val="clear" w:color="auto" w:fill="FFFFFF"/>
        </w:rPr>
      </w:pPr>
      <w:r w:rsidRPr="00800EBB">
        <w:rPr>
          <w:color w:val="202124"/>
          <w:shd w:val="clear" w:color="auto" w:fill="FFFFFF"/>
        </w:rPr>
        <w:t>The features above include objective tests (e.g. PH values) and the output is based on sensory data (median of at least 3 evaluations made by wine experts). Each expert graded the wine quality between 0 (very bad) and 10 (very excellent).</w:t>
      </w:r>
    </w:p>
    <w:p w14:paraId="50DA3E1C" w14:textId="77777777" w:rsidR="00800EBB" w:rsidRDefault="00800EBB" w:rsidP="000324FC">
      <w:pPr>
        <w:rPr>
          <w:color w:val="202124"/>
          <w:shd w:val="clear" w:color="auto" w:fill="FFFFFF"/>
        </w:rPr>
      </w:pPr>
    </w:p>
    <w:p w14:paraId="578B9337" w14:textId="77777777" w:rsidR="00800EBB" w:rsidRPr="00800EBB" w:rsidRDefault="00800EBB" w:rsidP="000324FC">
      <w:pPr>
        <w:rPr>
          <w:color w:val="202124"/>
          <w:shd w:val="clear" w:color="auto" w:fill="FFFFFF"/>
        </w:rPr>
      </w:pPr>
    </w:p>
    <w:p w14:paraId="1B11B998" w14:textId="123A6CA3" w:rsidR="000324FC" w:rsidRDefault="00800EBB" w:rsidP="000324FC">
      <w:pPr>
        <w:rPr>
          <w:b/>
          <w:bCs/>
        </w:rPr>
      </w:pPr>
      <w:r>
        <w:rPr>
          <w:b/>
          <w:bCs/>
        </w:rPr>
        <w:t>Dates:</w:t>
      </w:r>
    </w:p>
    <w:p w14:paraId="03855B5E" w14:textId="77777777" w:rsidR="00800EBB" w:rsidRDefault="00800EBB" w:rsidP="000324FC">
      <w:pPr>
        <w:rPr>
          <w:b/>
          <w:bCs/>
        </w:rPr>
      </w:pPr>
    </w:p>
    <w:p w14:paraId="0C14B2BB" w14:textId="0BC7C265" w:rsidR="00800EBB" w:rsidRPr="00142CBF" w:rsidRDefault="00800EBB" w:rsidP="000324FC">
      <w:r w:rsidRPr="00142CBF">
        <w:t>Final Project Deadline: Sunday, August 11</w:t>
      </w:r>
      <w:r w:rsidRPr="00142CBF">
        <w:rPr>
          <w:vertAlign w:val="superscript"/>
        </w:rPr>
        <w:t>th</w:t>
      </w:r>
      <w:r w:rsidRPr="00142CBF">
        <w:t xml:space="preserve"> at 11:59pm CST</w:t>
      </w:r>
    </w:p>
    <w:p w14:paraId="10B45463" w14:textId="77777777" w:rsidR="00800EBB" w:rsidRDefault="00800EBB" w:rsidP="000324FC">
      <w:pPr>
        <w:rPr>
          <w:b/>
          <w:bCs/>
        </w:rPr>
      </w:pPr>
    </w:p>
    <w:p w14:paraId="77DD44E6" w14:textId="479A1184" w:rsidR="00800EBB" w:rsidRDefault="00800EBB" w:rsidP="000324FC">
      <w:pPr>
        <w:rPr>
          <w:b/>
          <w:bCs/>
        </w:rPr>
      </w:pPr>
    </w:p>
    <w:p w14:paraId="71D7E5C8" w14:textId="1448AE97" w:rsidR="00800EBB" w:rsidRDefault="00800EBB" w:rsidP="000324FC">
      <w:pPr>
        <w:rPr>
          <w:b/>
          <w:bCs/>
        </w:rPr>
      </w:pPr>
      <w:r>
        <w:rPr>
          <w:b/>
          <w:bCs/>
        </w:rPr>
        <w:t>Deliverables:</w:t>
      </w:r>
    </w:p>
    <w:p w14:paraId="1D524C07" w14:textId="77777777" w:rsidR="00800EBB" w:rsidRDefault="00800EBB" w:rsidP="000324FC">
      <w:pPr>
        <w:rPr>
          <w:b/>
          <w:bCs/>
        </w:rPr>
      </w:pPr>
    </w:p>
    <w:p w14:paraId="0F40965A" w14:textId="2D2FE3A0" w:rsidR="00800EBB" w:rsidRDefault="00800EBB" w:rsidP="000324FC">
      <w:r w:rsidRPr="00142CBF">
        <w:t>7 min recorded presentation</w:t>
      </w:r>
      <w:r w:rsidR="00142CBF" w:rsidRPr="00142CBF">
        <w:t xml:space="preserve"> with the link posted on this Google Doc</w:t>
      </w:r>
      <w:ins w:id="2" w:author="Katrina Tompkins" w:date="2024-07-29T22:20:00Z" w16du:dateUtc="2024-07-30T03:20:00Z">
        <w:r w:rsidR="007425E9">
          <w:t xml:space="preserve"> (assume the audience is a technical audience</w:t>
        </w:r>
      </w:ins>
      <w:ins w:id="3" w:author="Katrina Tompkins" w:date="2024-07-29T22:21:00Z" w16du:dateUtc="2024-07-30T03:21:00Z">
        <w:r w:rsidR="007425E9">
          <w:t xml:space="preserve"> of vintners)</w:t>
        </w:r>
      </w:ins>
      <w:r w:rsidR="00142CBF" w:rsidRPr="00142CBF">
        <w:t>:</w:t>
      </w:r>
    </w:p>
    <w:p w14:paraId="0651503F" w14:textId="5ADC73DA" w:rsidR="00142CBF" w:rsidRDefault="00000000" w:rsidP="000324FC">
      <w:hyperlink r:id="rId7" w:history="1">
        <w:r w:rsidR="00142CBF" w:rsidRPr="00AA501E">
          <w:rPr>
            <w:rStyle w:val="Hyperlink"/>
          </w:rPr>
          <w:t>https://docs.google.com/document/d/16McabKpyhpx0U-bUsEmJqWny-SQ0Bc3kgqG_sC5j3_E/edit?usp=sharing</w:t>
        </w:r>
      </w:hyperlink>
    </w:p>
    <w:p w14:paraId="3A248FB9" w14:textId="77777777" w:rsidR="00142CBF" w:rsidRPr="00142CBF" w:rsidRDefault="00142CBF" w:rsidP="000324FC"/>
    <w:p w14:paraId="27EA4F29" w14:textId="4AB2E770" w:rsidR="00142CBF" w:rsidRPr="00142CBF" w:rsidRDefault="00142CBF" w:rsidP="000324FC">
      <w:r w:rsidRPr="00142CBF">
        <w:t>Predicted quality for wines test set.  This should be in CSV format and should have two columns: ID and quality.</w:t>
      </w:r>
    </w:p>
    <w:p w14:paraId="0320383D" w14:textId="77777777" w:rsidR="00142CBF" w:rsidRPr="00142CBF" w:rsidRDefault="00142CBF" w:rsidP="000324FC"/>
    <w:p w14:paraId="358FCB4F" w14:textId="73A54F90" w:rsidR="00142CBF" w:rsidRPr="00142CBF" w:rsidRDefault="00142CBF" w:rsidP="000324FC">
      <w:proofErr w:type="spellStart"/>
      <w:r w:rsidRPr="00142CBF">
        <w:t>RShiny</w:t>
      </w:r>
      <w:proofErr w:type="spellEnd"/>
      <w:r w:rsidRPr="00142CBF">
        <w:t xml:space="preserve"> Dashboard that at least shows the predicted quality of a wine given certain specs. </w:t>
      </w:r>
    </w:p>
    <w:p w14:paraId="32758108" w14:textId="1E0D49CB" w:rsidR="00142CBF" w:rsidRPr="00142CBF" w:rsidRDefault="00142CBF" w:rsidP="000324FC"/>
    <w:p w14:paraId="3E6DB339" w14:textId="05BF56D4" w:rsidR="00142CBF" w:rsidRPr="00142CBF" w:rsidRDefault="00142CBF" w:rsidP="000324FC">
      <w:proofErr w:type="spellStart"/>
      <w:r w:rsidRPr="00142CBF">
        <w:t>Rmarkdown</w:t>
      </w:r>
      <w:proofErr w:type="spellEnd"/>
      <w:r w:rsidRPr="00142CBF">
        <w:t xml:space="preserve"> that describes your analysis. </w:t>
      </w:r>
    </w:p>
    <w:p w14:paraId="0F5101EE" w14:textId="77777777" w:rsidR="00142CBF" w:rsidRPr="00142CBF" w:rsidRDefault="00142CBF" w:rsidP="000324FC"/>
    <w:p w14:paraId="3FA2C946" w14:textId="6EC29764" w:rsidR="0060789B" w:rsidRPr="00142CBF" w:rsidRDefault="00142CBF" w:rsidP="000324FC">
      <w:r w:rsidRPr="00142CBF">
        <w:t xml:space="preserve">GitHub Repo with all files that pertain to the deliverables above. </w:t>
      </w:r>
    </w:p>
    <w:sectPr w:rsidR="0060789B" w:rsidRPr="00142C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6B0D4E"/>
    <w:multiLevelType w:val="hybridMultilevel"/>
    <w:tmpl w:val="4D063FA6"/>
    <w:lvl w:ilvl="0" w:tplc="5882C814">
      <w:start w:val="1"/>
      <w:numFmt w:val="bullet"/>
      <w:lvlText w:val="•"/>
      <w:lvlJc w:val="left"/>
      <w:pPr>
        <w:tabs>
          <w:tab w:val="num" w:pos="720"/>
        </w:tabs>
        <w:ind w:left="720" w:hanging="360"/>
      </w:pPr>
      <w:rPr>
        <w:rFonts w:ascii="Arial" w:hAnsi="Arial" w:hint="default"/>
      </w:rPr>
    </w:lvl>
    <w:lvl w:ilvl="1" w:tplc="2A78C8E8" w:tentative="1">
      <w:start w:val="1"/>
      <w:numFmt w:val="bullet"/>
      <w:lvlText w:val="•"/>
      <w:lvlJc w:val="left"/>
      <w:pPr>
        <w:tabs>
          <w:tab w:val="num" w:pos="1440"/>
        </w:tabs>
        <w:ind w:left="1440" w:hanging="360"/>
      </w:pPr>
      <w:rPr>
        <w:rFonts w:ascii="Arial" w:hAnsi="Arial" w:hint="default"/>
      </w:rPr>
    </w:lvl>
    <w:lvl w:ilvl="2" w:tplc="0038C640" w:tentative="1">
      <w:start w:val="1"/>
      <w:numFmt w:val="bullet"/>
      <w:lvlText w:val="•"/>
      <w:lvlJc w:val="left"/>
      <w:pPr>
        <w:tabs>
          <w:tab w:val="num" w:pos="2160"/>
        </w:tabs>
        <w:ind w:left="2160" w:hanging="360"/>
      </w:pPr>
      <w:rPr>
        <w:rFonts w:ascii="Arial" w:hAnsi="Arial" w:hint="default"/>
      </w:rPr>
    </w:lvl>
    <w:lvl w:ilvl="3" w:tplc="FA74F35E" w:tentative="1">
      <w:start w:val="1"/>
      <w:numFmt w:val="bullet"/>
      <w:lvlText w:val="•"/>
      <w:lvlJc w:val="left"/>
      <w:pPr>
        <w:tabs>
          <w:tab w:val="num" w:pos="2880"/>
        </w:tabs>
        <w:ind w:left="2880" w:hanging="360"/>
      </w:pPr>
      <w:rPr>
        <w:rFonts w:ascii="Arial" w:hAnsi="Arial" w:hint="default"/>
      </w:rPr>
    </w:lvl>
    <w:lvl w:ilvl="4" w:tplc="0DA0F7D4" w:tentative="1">
      <w:start w:val="1"/>
      <w:numFmt w:val="bullet"/>
      <w:lvlText w:val="•"/>
      <w:lvlJc w:val="left"/>
      <w:pPr>
        <w:tabs>
          <w:tab w:val="num" w:pos="3600"/>
        </w:tabs>
        <w:ind w:left="3600" w:hanging="360"/>
      </w:pPr>
      <w:rPr>
        <w:rFonts w:ascii="Arial" w:hAnsi="Arial" w:hint="default"/>
      </w:rPr>
    </w:lvl>
    <w:lvl w:ilvl="5" w:tplc="3FBEC294" w:tentative="1">
      <w:start w:val="1"/>
      <w:numFmt w:val="bullet"/>
      <w:lvlText w:val="•"/>
      <w:lvlJc w:val="left"/>
      <w:pPr>
        <w:tabs>
          <w:tab w:val="num" w:pos="4320"/>
        </w:tabs>
        <w:ind w:left="4320" w:hanging="360"/>
      </w:pPr>
      <w:rPr>
        <w:rFonts w:ascii="Arial" w:hAnsi="Arial" w:hint="default"/>
      </w:rPr>
    </w:lvl>
    <w:lvl w:ilvl="6" w:tplc="2BBAED50" w:tentative="1">
      <w:start w:val="1"/>
      <w:numFmt w:val="bullet"/>
      <w:lvlText w:val="•"/>
      <w:lvlJc w:val="left"/>
      <w:pPr>
        <w:tabs>
          <w:tab w:val="num" w:pos="5040"/>
        </w:tabs>
        <w:ind w:left="5040" w:hanging="360"/>
      </w:pPr>
      <w:rPr>
        <w:rFonts w:ascii="Arial" w:hAnsi="Arial" w:hint="default"/>
      </w:rPr>
    </w:lvl>
    <w:lvl w:ilvl="7" w:tplc="A7C8403C" w:tentative="1">
      <w:start w:val="1"/>
      <w:numFmt w:val="bullet"/>
      <w:lvlText w:val="•"/>
      <w:lvlJc w:val="left"/>
      <w:pPr>
        <w:tabs>
          <w:tab w:val="num" w:pos="5760"/>
        </w:tabs>
        <w:ind w:left="5760" w:hanging="360"/>
      </w:pPr>
      <w:rPr>
        <w:rFonts w:ascii="Arial" w:hAnsi="Arial" w:hint="default"/>
      </w:rPr>
    </w:lvl>
    <w:lvl w:ilvl="8" w:tplc="954E52A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CF05DBB"/>
    <w:multiLevelType w:val="multilevel"/>
    <w:tmpl w:val="35C2A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B687388"/>
    <w:multiLevelType w:val="hybridMultilevel"/>
    <w:tmpl w:val="FC7EF800"/>
    <w:lvl w:ilvl="0" w:tplc="A3C06628">
      <w:start w:val="1"/>
      <w:numFmt w:val="decimal"/>
      <w:lvlText w:val="%1."/>
      <w:lvlJc w:val="left"/>
      <w:pPr>
        <w:tabs>
          <w:tab w:val="num" w:pos="720"/>
        </w:tabs>
        <w:ind w:left="720" w:hanging="360"/>
      </w:pPr>
    </w:lvl>
    <w:lvl w:ilvl="1" w:tplc="ABE87054" w:tentative="1">
      <w:start w:val="1"/>
      <w:numFmt w:val="decimal"/>
      <w:lvlText w:val="%2."/>
      <w:lvlJc w:val="left"/>
      <w:pPr>
        <w:tabs>
          <w:tab w:val="num" w:pos="1440"/>
        </w:tabs>
        <w:ind w:left="1440" w:hanging="360"/>
      </w:pPr>
    </w:lvl>
    <w:lvl w:ilvl="2" w:tplc="C8F29874" w:tentative="1">
      <w:start w:val="1"/>
      <w:numFmt w:val="decimal"/>
      <w:lvlText w:val="%3."/>
      <w:lvlJc w:val="left"/>
      <w:pPr>
        <w:tabs>
          <w:tab w:val="num" w:pos="2160"/>
        </w:tabs>
        <w:ind w:left="2160" w:hanging="360"/>
      </w:pPr>
    </w:lvl>
    <w:lvl w:ilvl="3" w:tplc="1164B09C" w:tentative="1">
      <w:start w:val="1"/>
      <w:numFmt w:val="decimal"/>
      <w:lvlText w:val="%4."/>
      <w:lvlJc w:val="left"/>
      <w:pPr>
        <w:tabs>
          <w:tab w:val="num" w:pos="2880"/>
        </w:tabs>
        <w:ind w:left="2880" w:hanging="360"/>
      </w:pPr>
    </w:lvl>
    <w:lvl w:ilvl="4" w:tplc="ED50AB32" w:tentative="1">
      <w:start w:val="1"/>
      <w:numFmt w:val="decimal"/>
      <w:lvlText w:val="%5."/>
      <w:lvlJc w:val="left"/>
      <w:pPr>
        <w:tabs>
          <w:tab w:val="num" w:pos="3600"/>
        </w:tabs>
        <w:ind w:left="3600" w:hanging="360"/>
      </w:pPr>
    </w:lvl>
    <w:lvl w:ilvl="5" w:tplc="2C5E9CC4" w:tentative="1">
      <w:start w:val="1"/>
      <w:numFmt w:val="decimal"/>
      <w:lvlText w:val="%6."/>
      <w:lvlJc w:val="left"/>
      <w:pPr>
        <w:tabs>
          <w:tab w:val="num" w:pos="4320"/>
        </w:tabs>
        <w:ind w:left="4320" w:hanging="360"/>
      </w:pPr>
    </w:lvl>
    <w:lvl w:ilvl="6" w:tplc="79B0E36A" w:tentative="1">
      <w:start w:val="1"/>
      <w:numFmt w:val="decimal"/>
      <w:lvlText w:val="%7."/>
      <w:lvlJc w:val="left"/>
      <w:pPr>
        <w:tabs>
          <w:tab w:val="num" w:pos="5040"/>
        </w:tabs>
        <w:ind w:left="5040" w:hanging="360"/>
      </w:pPr>
    </w:lvl>
    <w:lvl w:ilvl="7" w:tplc="1ECE1288" w:tentative="1">
      <w:start w:val="1"/>
      <w:numFmt w:val="decimal"/>
      <w:lvlText w:val="%8."/>
      <w:lvlJc w:val="left"/>
      <w:pPr>
        <w:tabs>
          <w:tab w:val="num" w:pos="5760"/>
        </w:tabs>
        <w:ind w:left="5760" w:hanging="360"/>
      </w:pPr>
    </w:lvl>
    <w:lvl w:ilvl="8" w:tplc="5FF8190A" w:tentative="1">
      <w:start w:val="1"/>
      <w:numFmt w:val="decimal"/>
      <w:lvlText w:val="%9."/>
      <w:lvlJc w:val="left"/>
      <w:pPr>
        <w:tabs>
          <w:tab w:val="num" w:pos="6480"/>
        </w:tabs>
        <w:ind w:left="6480" w:hanging="360"/>
      </w:pPr>
    </w:lvl>
  </w:abstractNum>
  <w:abstractNum w:abstractNumId="3" w15:restartNumberingAfterBreak="0">
    <w:nsid w:val="48FC34BC"/>
    <w:multiLevelType w:val="multilevel"/>
    <w:tmpl w:val="9C588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0B4122D"/>
    <w:multiLevelType w:val="multilevel"/>
    <w:tmpl w:val="0DE8F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3433D94"/>
    <w:multiLevelType w:val="hybridMultilevel"/>
    <w:tmpl w:val="430CA8E0"/>
    <w:lvl w:ilvl="0" w:tplc="1BDAD8C0">
      <w:start w:val="1"/>
      <w:numFmt w:val="bullet"/>
      <w:lvlText w:val="•"/>
      <w:lvlJc w:val="left"/>
      <w:pPr>
        <w:tabs>
          <w:tab w:val="num" w:pos="720"/>
        </w:tabs>
        <w:ind w:left="720" w:hanging="360"/>
      </w:pPr>
      <w:rPr>
        <w:rFonts w:ascii="Arial" w:hAnsi="Arial" w:hint="default"/>
      </w:rPr>
    </w:lvl>
    <w:lvl w:ilvl="1" w:tplc="B6CAE85C" w:tentative="1">
      <w:start w:val="1"/>
      <w:numFmt w:val="bullet"/>
      <w:lvlText w:val="•"/>
      <w:lvlJc w:val="left"/>
      <w:pPr>
        <w:tabs>
          <w:tab w:val="num" w:pos="1440"/>
        </w:tabs>
        <w:ind w:left="1440" w:hanging="360"/>
      </w:pPr>
      <w:rPr>
        <w:rFonts w:ascii="Arial" w:hAnsi="Arial" w:hint="default"/>
      </w:rPr>
    </w:lvl>
    <w:lvl w:ilvl="2" w:tplc="CE9AA094" w:tentative="1">
      <w:start w:val="1"/>
      <w:numFmt w:val="bullet"/>
      <w:lvlText w:val="•"/>
      <w:lvlJc w:val="left"/>
      <w:pPr>
        <w:tabs>
          <w:tab w:val="num" w:pos="2160"/>
        </w:tabs>
        <w:ind w:left="2160" w:hanging="360"/>
      </w:pPr>
      <w:rPr>
        <w:rFonts w:ascii="Arial" w:hAnsi="Arial" w:hint="default"/>
      </w:rPr>
    </w:lvl>
    <w:lvl w:ilvl="3" w:tplc="B4C44140" w:tentative="1">
      <w:start w:val="1"/>
      <w:numFmt w:val="bullet"/>
      <w:lvlText w:val="•"/>
      <w:lvlJc w:val="left"/>
      <w:pPr>
        <w:tabs>
          <w:tab w:val="num" w:pos="2880"/>
        </w:tabs>
        <w:ind w:left="2880" w:hanging="360"/>
      </w:pPr>
      <w:rPr>
        <w:rFonts w:ascii="Arial" w:hAnsi="Arial" w:hint="default"/>
      </w:rPr>
    </w:lvl>
    <w:lvl w:ilvl="4" w:tplc="BFDCF0CA" w:tentative="1">
      <w:start w:val="1"/>
      <w:numFmt w:val="bullet"/>
      <w:lvlText w:val="•"/>
      <w:lvlJc w:val="left"/>
      <w:pPr>
        <w:tabs>
          <w:tab w:val="num" w:pos="3600"/>
        </w:tabs>
        <w:ind w:left="3600" w:hanging="360"/>
      </w:pPr>
      <w:rPr>
        <w:rFonts w:ascii="Arial" w:hAnsi="Arial" w:hint="default"/>
      </w:rPr>
    </w:lvl>
    <w:lvl w:ilvl="5" w:tplc="105A89F2" w:tentative="1">
      <w:start w:val="1"/>
      <w:numFmt w:val="bullet"/>
      <w:lvlText w:val="•"/>
      <w:lvlJc w:val="left"/>
      <w:pPr>
        <w:tabs>
          <w:tab w:val="num" w:pos="4320"/>
        </w:tabs>
        <w:ind w:left="4320" w:hanging="360"/>
      </w:pPr>
      <w:rPr>
        <w:rFonts w:ascii="Arial" w:hAnsi="Arial" w:hint="default"/>
      </w:rPr>
    </w:lvl>
    <w:lvl w:ilvl="6" w:tplc="78B63CD2" w:tentative="1">
      <w:start w:val="1"/>
      <w:numFmt w:val="bullet"/>
      <w:lvlText w:val="•"/>
      <w:lvlJc w:val="left"/>
      <w:pPr>
        <w:tabs>
          <w:tab w:val="num" w:pos="5040"/>
        </w:tabs>
        <w:ind w:left="5040" w:hanging="360"/>
      </w:pPr>
      <w:rPr>
        <w:rFonts w:ascii="Arial" w:hAnsi="Arial" w:hint="default"/>
      </w:rPr>
    </w:lvl>
    <w:lvl w:ilvl="7" w:tplc="952A033E" w:tentative="1">
      <w:start w:val="1"/>
      <w:numFmt w:val="bullet"/>
      <w:lvlText w:val="•"/>
      <w:lvlJc w:val="left"/>
      <w:pPr>
        <w:tabs>
          <w:tab w:val="num" w:pos="5760"/>
        </w:tabs>
        <w:ind w:left="5760" w:hanging="360"/>
      </w:pPr>
      <w:rPr>
        <w:rFonts w:ascii="Arial" w:hAnsi="Arial" w:hint="default"/>
      </w:rPr>
    </w:lvl>
    <w:lvl w:ilvl="8" w:tplc="B05C3B5A" w:tentative="1">
      <w:start w:val="1"/>
      <w:numFmt w:val="bullet"/>
      <w:lvlText w:val="•"/>
      <w:lvlJc w:val="left"/>
      <w:pPr>
        <w:tabs>
          <w:tab w:val="num" w:pos="6480"/>
        </w:tabs>
        <w:ind w:left="6480" w:hanging="360"/>
      </w:pPr>
      <w:rPr>
        <w:rFonts w:ascii="Arial" w:hAnsi="Arial" w:hint="default"/>
      </w:rPr>
    </w:lvl>
  </w:abstractNum>
  <w:num w:numId="1" w16cid:durableId="1465922588">
    <w:abstractNumId w:val="1"/>
  </w:num>
  <w:num w:numId="2" w16cid:durableId="810243806">
    <w:abstractNumId w:val="4"/>
  </w:num>
  <w:num w:numId="3" w16cid:durableId="1073048356">
    <w:abstractNumId w:val="3"/>
  </w:num>
  <w:num w:numId="4" w16cid:durableId="946890400">
    <w:abstractNumId w:val="5"/>
  </w:num>
  <w:num w:numId="5" w16cid:durableId="283779449">
    <w:abstractNumId w:val="0"/>
  </w:num>
  <w:num w:numId="6" w16cid:durableId="214723767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Katrina Tompkins">
    <w15:presenceInfo w15:providerId="Windows Live" w15:userId="f87eab5e47fba0d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24FC"/>
    <w:rsid w:val="000324FC"/>
    <w:rsid w:val="000A606D"/>
    <w:rsid w:val="001336AB"/>
    <w:rsid w:val="00142CBF"/>
    <w:rsid w:val="00346F8B"/>
    <w:rsid w:val="003C765A"/>
    <w:rsid w:val="00403D36"/>
    <w:rsid w:val="0047695D"/>
    <w:rsid w:val="0054606A"/>
    <w:rsid w:val="0060789B"/>
    <w:rsid w:val="00711B18"/>
    <w:rsid w:val="007425E9"/>
    <w:rsid w:val="00800EBB"/>
    <w:rsid w:val="009A2049"/>
    <w:rsid w:val="00A6623D"/>
    <w:rsid w:val="00C2537C"/>
    <w:rsid w:val="00EA25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4F601"/>
  <w15:chartTrackingRefBased/>
  <w15:docId w15:val="{20342332-CB1D-7746-9708-8D03DF583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0EBB"/>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0324F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324F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324F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324F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324F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324F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324F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324F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324F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24F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324F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324F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324F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324F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324F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324F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324F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324FC"/>
    <w:rPr>
      <w:rFonts w:eastAsiaTheme="majorEastAsia" w:cstheme="majorBidi"/>
      <w:color w:val="272727" w:themeColor="text1" w:themeTint="D8"/>
    </w:rPr>
  </w:style>
  <w:style w:type="paragraph" w:styleId="Title">
    <w:name w:val="Title"/>
    <w:basedOn w:val="Normal"/>
    <w:next w:val="Normal"/>
    <w:link w:val="TitleChar"/>
    <w:uiPriority w:val="10"/>
    <w:qFormat/>
    <w:rsid w:val="000324F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24F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324F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324F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324FC"/>
    <w:pPr>
      <w:spacing w:before="160"/>
      <w:jc w:val="center"/>
    </w:pPr>
    <w:rPr>
      <w:i/>
      <w:iCs/>
      <w:color w:val="404040" w:themeColor="text1" w:themeTint="BF"/>
    </w:rPr>
  </w:style>
  <w:style w:type="character" w:customStyle="1" w:styleId="QuoteChar">
    <w:name w:val="Quote Char"/>
    <w:basedOn w:val="DefaultParagraphFont"/>
    <w:link w:val="Quote"/>
    <w:uiPriority w:val="29"/>
    <w:rsid w:val="000324FC"/>
    <w:rPr>
      <w:i/>
      <w:iCs/>
      <w:color w:val="404040" w:themeColor="text1" w:themeTint="BF"/>
    </w:rPr>
  </w:style>
  <w:style w:type="paragraph" w:styleId="ListParagraph">
    <w:name w:val="List Paragraph"/>
    <w:basedOn w:val="Normal"/>
    <w:uiPriority w:val="34"/>
    <w:qFormat/>
    <w:rsid w:val="000324FC"/>
    <w:pPr>
      <w:ind w:left="720"/>
      <w:contextualSpacing/>
    </w:pPr>
  </w:style>
  <w:style w:type="character" w:styleId="IntenseEmphasis">
    <w:name w:val="Intense Emphasis"/>
    <w:basedOn w:val="DefaultParagraphFont"/>
    <w:uiPriority w:val="21"/>
    <w:qFormat/>
    <w:rsid w:val="000324FC"/>
    <w:rPr>
      <w:i/>
      <w:iCs/>
      <w:color w:val="0F4761" w:themeColor="accent1" w:themeShade="BF"/>
    </w:rPr>
  </w:style>
  <w:style w:type="paragraph" w:styleId="IntenseQuote">
    <w:name w:val="Intense Quote"/>
    <w:basedOn w:val="Normal"/>
    <w:next w:val="Normal"/>
    <w:link w:val="IntenseQuoteChar"/>
    <w:uiPriority w:val="30"/>
    <w:qFormat/>
    <w:rsid w:val="000324F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324FC"/>
    <w:rPr>
      <w:i/>
      <w:iCs/>
      <w:color w:val="0F4761" w:themeColor="accent1" w:themeShade="BF"/>
    </w:rPr>
  </w:style>
  <w:style w:type="character" w:styleId="IntenseReference">
    <w:name w:val="Intense Reference"/>
    <w:basedOn w:val="DefaultParagraphFont"/>
    <w:uiPriority w:val="32"/>
    <w:qFormat/>
    <w:rsid w:val="000324FC"/>
    <w:rPr>
      <w:b/>
      <w:bCs/>
      <w:smallCaps/>
      <w:color w:val="0F4761" w:themeColor="accent1" w:themeShade="BF"/>
      <w:spacing w:val="5"/>
    </w:rPr>
  </w:style>
  <w:style w:type="paragraph" w:styleId="NormalWeb">
    <w:name w:val="Normal (Web)"/>
    <w:basedOn w:val="Normal"/>
    <w:uiPriority w:val="99"/>
    <w:semiHidden/>
    <w:unhideWhenUsed/>
    <w:rsid w:val="00800EBB"/>
    <w:pPr>
      <w:spacing w:before="100" w:beforeAutospacing="1" w:after="100" w:afterAutospacing="1"/>
    </w:pPr>
  </w:style>
  <w:style w:type="character" w:styleId="Strong">
    <w:name w:val="Strong"/>
    <w:basedOn w:val="DefaultParagraphFont"/>
    <w:uiPriority w:val="22"/>
    <w:qFormat/>
    <w:rsid w:val="00800EBB"/>
    <w:rPr>
      <w:b/>
      <w:bCs/>
    </w:rPr>
  </w:style>
  <w:style w:type="character" w:customStyle="1" w:styleId="katex-mathml">
    <w:name w:val="katex-mathml"/>
    <w:basedOn w:val="DefaultParagraphFont"/>
    <w:rsid w:val="00800EBB"/>
  </w:style>
  <w:style w:type="character" w:customStyle="1" w:styleId="mord">
    <w:name w:val="mord"/>
    <w:basedOn w:val="DefaultParagraphFont"/>
    <w:rsid w:val="00800EBB"/>
  </w:style>
  <w:style w:type="character" w:customStyle="1" w:styleId="mrel">
    <w:name w:val="mrel"/>
    <w:basedOn w:val="DefaultParagraphFont"/>
    <w:rsid w:val="00800EBB"/>
  </w:style>
  <w:style w:type="character" w:customStyle="1" w:styleId="mopen">
    <w:name w:val="mopen"/>
    <w:basedOn w:val="DefaultParagraphFont"/>
    <w:rsid w:val="00800EBB"/>
  </w:style>
  <w:style w:type="character" w:customStyle="1" w:styleId="vlist-s">
    <w:name w:val="vlist-s"/>
    <w:basedOn w:val="DefaultParagraphFont"/>
    <w:rsid w:val="00800EBB"/>
  </w:style>
  <w:style w:type="character" w:customStyle="1" w:styleId="mclose">
    <w:name w:val="mclose"/>
    <w:basedOn w:val="DefaultParagraphFont"/>
    <w:rsid w:val="00800EBB"/>
  </w:style>
  <w:style w:type="character" w:customStyle="1" w:styleId="mop">
    <w:name w:val="mop"/>
    <w:basedOn w:val="DefaultParagraphFont"/>
    <w:rsid w:val="00800EBB"/>
  </w:style>
  <w:style w:type="character" w:customStyle="1" w:styleId="mbin">
    <w:name w:val="mbin"/>
    <w:basedOn w:val="DefaultParagraphFont"/>
    <w:rsid w:val="00800EBB"/>
  </w:style>
  <w:style w:type="character" w:styleId="Hyperlink">
    <w:name w:val="Hyperlink"/>
    <w:basedOn w:val="DefaultParagraphFont"/>
    <w:uiPriority w:val="99"/>
    <w:unhideWhenUsed/>
    <w:rsid w:val="00142CBF"/>
    <w:rPr>
      <w:color w:val="467886" w:themeColor="hyperlink"/>
      <w:u w:val="single"/>
    </w:rPr>
  </w:style>
  <w:style w:type="character" w:styleId="UnresolvedMention">
    <w:name w:val="Unresolved Mention"/>
    <w:basedOn w:val="DefaultParagraphFont"/>
    <w:uiPriority w:val="99"/>
    <w:semiHidden/>
    <w:unhideWhenUsed/>
    <w:rsid w:val="00142CBF"/>
    <w:rPr>
      <w:color w:val="605E5C"/>
      <w:shd w:val="clear" w:color="auto" w:fill="E1DFDD"/>
    </w:rPr>
  </w:style>
  <w:style w:type="paragraph" w:styleId="Revision">
    <w:name w:val="Revision"/>
    <w:hidden/>
    <w:uiPriority w:val="99"/>
    <w:semiHidden/>
    <w:rsid w:val="000A606D"/>
    <w:pPr>
      <w:spacing w:after="0"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9715364">
      <w:bodyDiv w:val="1"/>
      <w:marLeft w:val="0"/>
      <w:marRight w:val="0"/>
      <w:marTop w:val="0"/>
      <w:marBottom w:val="0"/>
      <w:divBdr>
        <w:top w:val="none" w:sz="0" w:space="0" w:color="auto"/>
        <w:left w:val="none" w:sz="0" w:space="0" w:color="auto"/>
        <w:bottom w:val="none" w:sz="0" w:space="0" w:color="auto"/>
        <w:right w:val="none" w:sz="0" w:space="0" w:color="auto"/>
      </w:divBdr>
    </w:div>
    <w:div w:id="453793373">
      <w:bodyDiv w:val="1"/>
      <w:marLeft w:val="0"/>
      <w:marRight w:val="0"/>
      <w:marTop w:val="0"/>
      <w:marBottom w:val="0"/>
      <w:divBdr>
        <w:top w:val="none" w:sz="0" w:space="0" w:color="auto"/>
        <w:left w:val="none" w:sz="0" w:space="0" w:color="auto"/>
        <w:bottom w:val="none" w:sz="0" w:space="0" w:color="auto"/>
        <w:right w:val="none" w:sz="0" w:space="0" w:color="auto"/>
      </w:divBdr>
    </w:div>
    <w:div w:id="507252200">
      <w:bodyDiv w:val="1"/>
      <w:marLeft w:val="0"/>
      <w:marRight w:val="0"/>
      <w:marTop w:val="0"/>
      <w:marBottom w:val="0"/>
      <w:divBdr>
        <w:top w:val="none" w:sz="0" w:space="0" w:color="auto"/>
        <w:left w:val="none" w:sz="0" w:space="0" w:color="auto"/>
        <w:bottom w:val="none" w:sz="0" w:space="0" w:color="auto"/>
        <w:right w:val="none" w:sz="0" w:space="0" w:color="auto"/>
      </w:divBdr>
    </w:div>
    <w:div w:id="700278147">
      <w:bodyDiv w:val="1"/>
      <w:marLeft w:val="0"/>
      <w:marRight w:val="0"/>
      <w:marTop w:val="0"/>
      <w:marBottom w:val="0"/>
      <w:divBdr>
        <w:top w:val="none" w:sz="0" w:space="0" w:color="auto"/>
        <w:left w:val="none" w:sz="0" w:space="0" w:color="auto"/>
        <w:bottom w:val="none" w:sz="0" w:space="0" w:color="auto"/>
        <w:right w:val="none" w:sz="0" w:space="0" w:color="auto"/>
      </w:divBdr>
    </w:div>
    <w:div w:id="767241159">
      <w:bodyDiv w:val="1"/>
      <w:marLeft w:val="0"/>
      <w:marRight w:val="0"/>
      <w:marTop w:val="0"/>
      <w:marBottom w:val="0"/>
      <w:divBdr>
        <w:top w:val="none" w:sz="0" w:space="0" w:color="auto"/>
        <w:left w:val="none" w:sz="0" w:space="0" w:color="auto"/>
        <w:bottom w:val="none" w:sz="0" w:space="0" w:color="auto"/>
        <w:right w:val="none" w:sz="0" w:space="0" w:color="auto"/>
      </w:divBdr>
      <w:divsChild>
        <w:div w:id="287127196">
          <w:marLeft w:val="547"/>
          <w:marRight w:val="0"/>
          <w:marTop w:val="200"/>
          <w:marBottom w:val="0"/>
          <w:divBdr>
            <w:top w:val="none" w:sz="0" w:space="0" w:color="auto"/>
            <w:left w:val="none" w:sz="0" w:space="0" w:color="auto"/>
            <w:bottom w:val="none" w:sz="0" w:space="0" w:color="auto"/>
            <w:right w:val="none" w:sz="0" w:space="0" w:color="auto"/>
          </w:divBdr>
        </w:div>
        <w:div w:id="1189485745">
          <w:marLeft w:val="547"/>
          <w:marRight w:val="0"/>
          <w:marTop w:val="200"/>
          <w:marBottom w:val="0"/>
          <w:divBdr>
            <w:top w:val="none" w:sz="0" w:space="0" w:color="auto"/>
            <w:left w:val="none" w:sz="0" w:space="0" w:color="auto"/>
            <w:bottom w:val="none" w:sz="0" w:space="0" w:color="auto"/>
            <w:right w:val="none" w:sz="0" w:space="0" w:color="auto"/>
          </w:divBdr>
        </w:div>
        <w:div w:id="1775129425">
          <w:marLeft w:val="547"/>
          <w:marRight w:val="0"/>
          <w:marTop w:val="200"/>
          <w:marBottom w:val="0"/>
          <w:divBdr>
            <w:top w:val="none" w:sz="0" w:space="0" w:color="auto"/>
            <w:left w:val="none" w:sz="0" w:space="0" w:color="auto"/>
            <w:bottom w:val="none" w:sz="0" w:space="0" w:color="auto"/>
            <w:right w:val="none" w:sz="0" w:space="0" w:color="auto"/>
          </w:divBdr>
        </w:div>
        <w:div w:id="344214930">
          <w:marLeft w:val="547"/>
          <w:marRight w:val="0"/>
          <w:marTop w:val="200"/>
          <w:marBottom w:val="0"/>
          <w:divBdr>
            <w:top w:val="none" w:sz="0" w:space="0" w:color="auto"/>
            <w:left w:val="none" w:sz="0" w:space="0" w:color="auto"/>
            <w:bottom w:val="none" w:sz="0" w:space="0" w:color="auto"/>
            <w:right w:val="none" w:sz="0" w:space="0" w:color="auto"/>
          </w:divBdr>
        </w:div>
        <w:div w:id="1743717217">
          <w:marLeft w:val="547"/>
          <w:marRight w:val="0"/>
          <w:marTop w:val="200"/>
          <w:marBottom w:val="0"/>
          <w:divBdr>
            <w:top w:val="none" w:sz="0" w:space="0" w:color="auto"/>
            <w:left w:val="none" w:sz="0" w:space="0" w:color="auto"/>
            <w:bottom w:val="none" w:sz="0" w:space="0" w:color="auto"/>
            <w:right w:val="none" w:sz="0" w:space="0" w:color="auto"/>
          </w:divBdr>
        </w:div>
      </w:divsChild>
    </w:div>
    <w:div w:id="1564751749">
      <w:bodyDiv w:val="1"/>
      <w:marLeft w:val="0"/>
      <w:marRight w:val="0"/>
      <w:marTop w:val="0"/>
      <w:marBottom w:val="0"/>
      <w:divBdr>
        <w:top w:val="none" w:sz="0" w:space="0" w:color="auto"/>
        <w:left w:val="none" w:sz="0" w:space="0" w:color="auto"/>
        <w:bottom w:val="none" w:sz="0" w:space="0" w:color="auto"/>
        <w:right w:val="none" w:sz="0" w:space="0" w:color="auto"/>
      </w:divBdr>
      <w:divsChild>
        <w:div w:id="16232255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docs.google.com/document/d/16McabKpyhpx0U-bUsEmJqWny-SQ0Bc3kgqG_sC5j3_E/edit?usp=sharing"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644</TotalTime>
  <Pages>3</Pages>
  <Words>548</Words>
  <Characters>3129</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Sadler, Bivin Philip</dc:creator>
  <cp:keywords/>
  <dc:description/>
  <cp:lastModifiedBy>Katrina Tompkins</cp:lastModifiedBy>
  <cp:revision>4</cp:revision>
  <dcterms:created xsi:type="dcterms:W3CDTF">2024-07-23T00:28:00Z</dcterms:created>
  <dcterms:modified xsi:type="dcterms:W3CDTF">2024-08-11T15:47:00Z</dcterms:modified>
</cp:coreProperties>
</file>